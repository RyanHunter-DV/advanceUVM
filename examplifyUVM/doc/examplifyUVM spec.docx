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8854571"/>
        <w:docPartObj>
          <w:docPartGallery w:val="Cover Pages"/>
          <w:docPartUnique/>
        </w:docPartObj>
      </w:sdtPr>
      <w:sdtEndPr/>
      <w:sdtContent>
        <w:p w14:paraId="549B8CC0" w14:textId="77777777" w:rsidR="00683C61" w:rsidRDefault="00683C61">
          <w:r>
            <w:rPr>
              <w:noProof/>
            </w:rPr>
            <mc:AlternateContent>
              <mc:Choice Requires="wpg">
                <w:drawing>
                  <wp:anchor distT="0" distB="0" distL="114300" distR="114300" simplePos="0" relativeHeight="251659264" behindDoc="0" locked="0" layoutInCell="1" allowOverlap="1" wp14:anchorId="66518EFE" wp14:editId="61E79B76">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657A18E" w14:textId="77777777" w:rsidR="00683C61" w:rsidRDefault="00683C61">
                                      <w:pPr>
                                        <w:pStyle w:val="NoSpacing"/>
                                        <w:spacing w:after="240" w:line="264" w:lineRule="auto"/>
                                        <w:rPr>
                                          <w:rFonts w:asciiTheme="majorHAnsi" w:hAnsiTheme="majorHAnsi"/>
                                          <w:color w:val="E8E8E8" w:themeColor="background2"/>
                                          <w:sz w:val="78"/>
                                          <w:szCs w:val="78"/>
                                        </w:rPr>
                                      </w:pPr>
                                      <w:r>
                                        <w:rPr>
                                          <w:rFonts w:asciiTheme="majorHAnsi" w:hAnsiTheme="majorHAnsi"/>
                                          <w:color w:val="E8E8E8" w:themeColor="background2"/>
                                          <w:sz w:val="78"/>
                                          <w:szCs w:val="78"/>
                                        </w:rPr>
                                        <w:t>&lt;Specification&gt;</w:t>
                                      </w:r>
                                    </w:p>
                                  </w:sdtContent>
                                </w:sdt>
                                <w:sdt>
                                  <w:sdtPr>
                                    <w:rPr>
                                      <w:color w:val="E8E8E8"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4ADDA684" w14:textId="77777777" w:rsidR="00683C61" w:rsidRDefault="00683C61">
                                      <w:pPr>
                                        <w:pStyle w:val="NoSpacing"/>
                                        <w:spacing w:line="264" w:lineRule="auto"/>
                                        <w:rPr>
                                          <w:color w:val="E8E8E8" w:themeColor="background2"/>
                                          <w:spacing w:val="20"/>
                                          <w:sz w:val="40"/>
                                          <w:szCs w:val="40"/>
                                        </w:rPr>
                                      </w:pPr>
                                      <w:r>
                                        <w:rPr>
                                          <w:color w:val="E8E8E8" w:themeColor="background2"/>
                                          <w:spacing w:val="20"/>
                                          <w:sz w:val="40"/>
                                          <w:szCs w:val="40"/>
                                        </w:rPr>
                                        <w:t>[Document Subtitle]</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5D415A6" w14:textId="77777777" w:rsidR="00683C61" w:rsidRDefault="00683C61">
                                      <w:pPr>
                                        <w:pStyle w:val="NoSpacing"/>
                                        <w:spacing w:after="180"/>
                                        <w:rPr>
                                          <w:color w:val="E8E8E8" w:themeColor="background2"/>
                                          <w:spacing w:val="20"/>
                                          <w:sz w:val="36"/>
                                          <w:szCs w:val="36"/>
                                        </w:rPr>
                                      </w:pPr>
                                      <w:r>
                                        <w:rPr>
                                          <w:color w:val="E8E8E8" w:themeColor="background2"/>
                                          <w:spacing w:val="20"/>
                                          <w:sz w:val="36"/>
                                          <w:szCs w:val="36"/>
                                        </w:rPr>
                                        <w:t>RyanHunter</w:t>
                                      </w:r>
                                    </w:p>
                                  </w:sdtContent>
                                </w:sdt>
                                <w:p w14:paraId="044F51A2" w14:textId="77777777" w:rsidR="00683C61" w:rsidRDefault="005927E8">
                                  <w:pPr>
                                    <w:pStyle w:val="NoSpacing"/>
                                    <w:rPr>
                                      <w:color w:val="E8E8E8" w:themeColor="background2"/>
                                      <w:spacing w:val="20"/>
                                      <w:sz w:val="36"/>
                                      <w:szCs w:val="36"/>
                                    </w:rPr>
                                  </w:pPr>
                                  <w:sdt>
                                    <w:sdtPr>
                                      <w:rPr>
                                        <w:color w:val="E8E8E8"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683C61">
                                        <w:rPr>
                                          <w:color w:val="E8E8E8"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6518EFE" id="Group 471" o:spid="_x0000_s1026" alt="Title: Cover page feather background with text block" style="position:absolute;left:0;text-align:left;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535353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8e8e8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657A18E" w14:textId="77777777" w:rsidR="00683C61" w:rsidRDefault="00683C61">
                                <w:pPr>
                                  <w:pStyle w:val="NoSpacing"/>
                                  <w:spacing w:after="240" w:line="264" w:lineRule="auto"/>
                                  <w:rPr>
                                    <w:rFonts w:asciiTheme="majorHAnsi" w:hAnsiTheme="majorHAnsi"/>
                                    <w:color w:val="E8E8E8" w:themeColor="background2"/>
                                    <w:sz w:val="78"/>
                                    <w:szCs w:val="78"/>
                                  </w:rPr>
                                </w:pPr>
                                <w:r>
                                  <w:rPr>
                                    <w:rFonts w:asciiTheme="majorHAnsi" w:hAnsiTheme="majorHAnsi"/>
                                    <w:color w:val="E8E8E8" w:themeColor="background2"/>
                                    <w:sz w:val="78"/>
                                    <w:szCs w:val="78"/>
                                  </w:rPr>
                                  <w:t>&lt;Specification&gt;</w:t>
                                </w:r>
                              </w:p>
                            </w:sdtContent>
                          </w:sdt>
                          <w:sdt>
                            <w:sdtPr>
                              <w:rPr>
                                <w:color w:val="E8E8E8"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4ADDA684" w14:textId="77777777" w:rsidR="00683C61" w:rsidRDefault="00683C61">
                                <w:pPr>
                                  <w:pStyle w:val="NoSpacing"/>
                                  <w:spacing w:line="264" w:lineRule="auto"/>
                                  <w:rPr>
                                    <w:color w:val="E8E8E8" w:themeColor="background2"/>
                                    <w:spacing w:val="20"/>
                                    <w:sz w:val="40"/>
                                    <w:szCs w:val="40"/>
                                  </w:rPr>
                                </w:pPr>
                                <w:r>
                                  <w:rPr>
                                    <w:color w:val="E8E8E8" w:themeColor="background2"/>
                                    <w:spacing w:val="20"/>
                                    <w:sz w:val="40"/>
                                    <w:szCs w:val="40"/>
                                  </w:rPr>
                                  <w:t>[Document Subtitle]</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5D415A6" w14:textId="77777777" w:rsidR="00683C61" w:rsidRDefault="00683C61">
                                <w:pPr>
                                  <w:pStyle w:val="NoSpacing"/>
                                  <w:spacing w:after="180"/>
                                  <w:rPr>
                                    <w:color w:val="E8E8E8" w:themeColor="background2"/>
                                    <w:spacing w:val="20"/>
                                    <w:sz w:val="36"/>
                                    <w:szCs w:val="36"/>
                                  </w:rPr>
                                </w:pPr>
                                <w:r>
                                  <w:rPr>
                                    <w:color w:val="E8E8E8" w:themeColor="background2"/>
                                    <w:spacing w:val="20"/>
                                    <w:sz w:val="36"/>
                                    <w:szCs w:val="36"/>
                                  </w:rPr>
                                  <w:t>RyanHunter</w:t>
                                </w:r>
                              </w:p>
                            </w:sdtContent>
                          </w:sdt>
                          <w:p w14:paraId="044F51A2" w14:textId="77777777" w:rsidR="00683C61" w:rsidRDefault="00D94667">
                            <w:pPr>
                              <w:pStyle w:val="NoSpacing"/>
                              <w:rPr>
                                <w:color w:val="E8E8E8" w:themeColor="background2"/>
                                <w:spacing w:val="20"/>
                                <w:sz w:val="36"/>
                                <w:szCs w:val="36"/>
                              </w:rPr>
                            </w:pPr>
                            <w:sdt>
                              <w:sdtPr>
                                <w:rPr>
                                  <w:color w:val="E8E8E8"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683C61">
                                  <w:rPr>
                                    <w:color w:val="E8E8E8" w:themeColor="background2"/>
                                    <w:spacing w:val="20"/>
                                    <w:sz w:val="36"/>
                                    <w:szCs w:val="36"/>
                                  </w:rPr>
                                  <w:t>[Company Name]</w:t>
                                </w:r>
                              </w:sdtContent>
                            </w:sdt>
                          </w:p>
                        </w:txbxContent>
                      </v:textbox>
                    </v:shape>
                    <w10:wrap anchorx="page" anchory="page"/>
                  </v:group>
                </w:pict>
              </mc:Fallback>
            </mc:AlternateContent>
          </w:r>
        </w:p>
        <w:p w14:paraId="6E738CF8" w14:textId="77777777" w:rsidR="00683C61" w:rsidRDefault="00683C61">
          <w:r>
            <w:br w:type="page"/>
          </w:r>
        </w:p>
      </w:sdtContent>
    </w:sdt>
    <w:p w14:paraId="61F40386" w14:textId="38A8FEA1" w:rsidR="00683C61" w:rsidRDefault="00AB34C8" w:rsidP="00683C61">
      <w:pPr>
        <w:pStyle w:val="H0"/>
      </w:pPr>
      <w:r>
        <w:lastRenderedPageBreak/>
        <w:t>overall</w:t>
      </w:r>
    </w:p>
    <w:p w14:paraId="62F6BD4A" w14:textId="77777777" w:rsidR="00683C61" w:rsidRDefault="00683C61" w:rsidP="00683C61"/>
    <w:p w14:paraId="2EC89993" w14:textId="463D4785" w:rsidR="00683C61" w:rsidRDefault="00683C61" w:rsidP="00683C61"/>
    <w:p w14:paraId="37ED9BC6" w14:textId="317DC855" w:rsidR="00AB34C8" w:rsidRDefault="00AB34C8" w:rsidP="00683C61"/>
    <w:p w14:paraId="417B30B5" w14:textId="2E0862B3" w:rsidR="00AB34C8" w:rsidRDefault="00AB34C8" w:rsidP="00683C61"/>
    <w:p w14:paraId="12BF49CB" w14:textId="4F7E9F47" w:rsidR="00AB34C8" w:rsidRDefault="00AB34C8" w:rsidP="00683C61"/>
    <w:p w14:paraId="47B138EA" w14:textId="74E145D7" w:rsidR="00AB34C8" w:rsidRDefault="00AB34C8" w:rsidP="00683C61"/>
    <w:p w14:paraId="01414B56" w14:textId="40F3CA08" w:rsidR="00AB34C8" w:rsidRDefault="00AB34C8">
      <w:r>
        <w:br w:type="page"/>
      </w:r>
    </w:p>
    <w:p w14:paraId="639A59B1" w14:textId="0FFBC7AB" w:rsidR="00AB34C8" w:rsidRDefault="00B054FC" w:rsidP="00AB34C8">
      <w:pPr>
        <w:pStyle w:val="H0"/>
      </w:pPr>
      <w:r>
        <w:lastRenderedPageBreak/>
        <w:t>debug</w:t>
      </w:r>
      <w:r w:rsidR="00AB34C8">
        <w:t>Enhancement</w:t>
      </w:r>
    </w:p>
    <w:p w14:paraId="03B39530" w14:textId="5C6AB15F" w:rsidR="00AB34C8" w:rsidRDefault="00AB34C8" w:rsidP="00683C61"/>
    <w:p w14:paraId="04237BB5" w14:textId="1D5A8AD1" w:rsidR="002B3581" w:rsidRDefault="002B3581" w:rsidP="002B3581">
      <w:pPr>
        <w:pStyle w:val="H1"/>
      </w:pPr>
      <w:r>
        <w:t>main purpose</w:t>
      </w:r>
    </w:p>
    <w:p w14:paraId="60B86023" w14:textId="358C4320" w:rsidR="00683C61" w:rsidRDefault="00683C61" w:rsidP="00683C61"/>
    <w:p w14:paraId="60F7FC3D" w14:textId="3B2BBCD0" w:rsidR="002B3581" w:rsidRDefault="002B3581" w:rsidP="002B3581">
      <w:pPr>
        <w:pStyle w:val="ListParagraph"/>
        <w:numPr>
          <w:ilvl w:val="0"/>
          <w:numId w:val="26"/>
        </w:numPr>
      </w:pPr>
      <w:r>
        <w:t>create a new report mechanism that can easy for debug</w:t>
      </w:r>
    </w:p>
    <w:p w14:paraId="17F746C4" w14:textId="25378CA9" w:rsidR="002B3581" w:rsidRDefault="002B3581" w:rsidP="002B3581">
      <w:pPr>
        <w:pStyle w:val="ListParagraph"/>
        <w:numPr>
          <w:ilvl w:val="0"/>
          <w:numId w:val="26"/>
        </w:numPr>
      </w:pPr>
      <w:r>
        <w:t xml:space="preserve">based on current UVM framework, </w:t>
      </w:r>
      <w:r w:rsidR="00251CB7">
        <w:t>tiny effort to use this new mechanism</w:t>
      </w:r>
    </w:p>
    <w:p w14:paraId="1C4D0059" w14:textId="7322AAE3" w:rsidR="00683C61" w:rsidRDefault="00683C61" w:rsidP="00683C61"/>
    <w:p w14:paraId="1402ACE5" w14:textId="14373783" w:rsidR="00B905F2" w:rsidRDefault="00B905F2" w:rsidP="00B905F2">
      <w:pPr>
        <w:pStyle w:val="H1"/>
      </w:pPr>
      <w:r>
        <w:t>features supported</w:t>
      </w:r>
    </w:p>
    <w:p w14:paraId="1EBAFC4B" w14:textId="25595E27" w:rsidR="00B905F2" w:rsidRDefault="00B905F2" w:rsidP="00683C61"/>
    <w:p w14:paraId="707DD588" w14:textId="5938F0E5" w:rsidR="00B905F2" w:rsidRDefault="00B905F2" w:rsidP="00B905F2">
      <w:pPr>
        <w:pStyle w:val="H2"/>
      </w:pPr>
      <w:r>
        <w:t>easy embeding</w:t>
      </w:r>
    </w:p>
    <w:p w14:paraId="787E5A95" w14:textId="29F3BB97" w:rsidR="00B905F2" w:rsidRDefault="00B905F2" w:rsidP="00683C61">
      <w:r>
        <w:t xml:space="preserve">Our goal is that this kind of plugin can be easily fitted in ENVs with at less </w:t>
      </w:r>
      <w:r w:rsidR="00A205E3">
        <w:t xml:space="preserve">modification </w:t>
      </w:r>
      <w:r>
        <w:t>as possible</w:t>
      </w:r>
      <w:r w:rsidR="00A205E3">
        <w:t>.</w:t>
      </w:r>
    </w:p>
    <w:p w14:paraId="4E626243" w14:textId="3FB250AC" w:rsidR="00A234BF" w:rsidRDefault="00686021" w:rsidP="00683C61">
      <w:r w:rsidRPr="00686021">
        <w:rPr>
          <w:highlight w:val="yellow"/>
        </w:rPr>
        <w:t>TBD</w:t>
      </w:r>
    </w:p>
    <w:p w14:paraId="5451BA26" w14:textId="77777777" w:rsidR="00686021" w:rsidRDefault="00686021" w:rsidP="00683C61"/>
    <w:p w14:paraId="3B02EB2F" w14:textId="0AC80EA5" w:rsidR="00B905F2" w:rsidRDefault="00B905F2" w:rsidP="00B905F2">
      <w:pPr>
        <w:pStyle w:val="H2"/>
      </w:pPr>
      <w:r>
        <w:t>configurability</w:t>
      </w:r>
    </w:p>
    <w:p w14:paraId="366CBC4C" w14:textId="6A7686AD" w:rsidR="00B905F2" w:rsidRDefault="00686021" w:rsidP="00683C61">
      <w:r w:rsidRPr="00686021">
        <w:rPr>
          <w:highlight w:val="yellow"/>
        </w:rPr>
        <w:t>TBD</w:t>
      </w:r>
    </w:p>
    <w:p w14:paraId="574A99DC" w14:textId="77777777" w:rsidR="00686021" w:rsidRDefault="00686021" w:rsidP="00683C61"/>
    <w:p w14:paraId="28205A7A" w14:textId="1A7A157A" w:rsidR="00484164" w:rsidRDefault="00484164" w:rsidP="00484164">
      <w:pPr>
        <w:pStyle w:val="H2"/>
      </w:pPr>
      <w:r>
        <w:t>transaction flow tracing</w:t>
      </w:r>
    </w:p>
    <w:p w14:paraId="1FE241D7" w14:textId="3A7C201F" w:rsidR="00B905F2" w:rsidRDefault="00484164" w:rsidP="00683C61">
      <w:r w:rsidRPr="00484164">
        <w:t>Sequence/transaction flow is probably a very often case a verifier want to trace on debugging. On how the test issues a sequence and how the transaction is converted on a driver component.</w:t>
      </w:r>
    </w:p>
    <w:p w14:paraId="46E91596" w14:textId="77777777" w:rsidR="00484164" w:rsidRDefault="00484164" w:rsidP="00683C61"/>
    <w:p w14:paraId="28665C4A" w14:textId="7A75DF3D" w:rsidR="00484164" w:rsidRDefault="00484164" w:rsidP="00484164">
      <w:pPr>
        <w:pStyle w:val="H2"/>
      </w:pPr>
      <w:r>
        <w:t>phase</w:t>
      </w:r>
      <w:r w:rsidR="00E27764">
        <w:t>/objection</w:t>
      </w:r>
      <w:r>
        <w:t xml:space="preserve"> tracing</w:t>
      </w:r>
    </w:p>
    <w:p w14:paraId="68FB777F" w14:textId="0FF0248A" w:rsidR="00484164" w:rsidRDefault="00484164" w:rsidP="00683C61">
      <w:r>
        <w:t>UVM already supports phase tracing, we'll add objection raised/dropped information additionally.</w:t>
      </w:r>
    </w:p>
    <w:p w14:paraId="780A3502" w14:textId="77777777" w:rsidR="00484164" w:rsidRDefault="00484164" w:rsidP="00683C61"/>
    <w:p w14:paraId="13C25795" w14:textId="5AE9E18F" w:rsidR="00484164" w:rsidRDefault="00484164" w:rsidP="00484164">
      <w:pPr>
        <w:pStyle w:val="H2"/>
      </w:pPr>
      <w:r>
        <w:t>thread tracing</w:t>
      </w:r>
    </w:p>
    <w:p w14:paraId="29821C50" w14:textId="149A6484" w:rsidR="00484164" w:rsidRDefault="00F938EE" w:rsidP="00683C61">
      <w:r w:rsidRPr="0012138F">
        <w:rPr>
          <w:highlight w:val="yellow"/>
        </w:rPr>
        <w:t>may need investigation on VPI.</w:t>
      </w:r>
    </w:p>
    <w:p w14:paraId="020EDBF2" w14:textId="77777777" w:rsidR="0012138F" w:rsidRDefault="0012138F" w:rsidP="00683C61"/>
    <w:p w14:paraId="25CAAB88" w14:textId="758A7BDF" w:rsidR="00B707A7" w:rsidRDefault="00B707A7" w:rsidP="00B707A7">
      <w:pPr>
        <w:pStyle w:val="H2"/>
      </w:pPr>
      <w:r>
        <w:t>log recording based on component</w:t>
      </w:r>
    </w:p>
    <w:p w14:paraId="1C1C4481" w14:textId="77777777" w:rsidR="00C13D7E" w:rsidRDefault="00B707A7" w:rsidP="00683C61">
      <w:pPr>
        <w:pStyle w:val="ListParagraph"/>
        <w:numPr>
          <w:ilvl w:val="0"/>
          <w:numId w:val="29"/>
        </w:numPr>
      </w:pPr>
      <w:r>
        <w:t xml:space="preserve">log recording will record this component's sprint() at </w:t>
      </w:r>
      <w:r w:rsidR="00C13D7E">
        <w:t>build/configure/run this three phases by default, and it can be configured by user.</w:t>
      </w:r>
    </w:p>
    <w:p w14:paraId="3E4D1971" w14:textId="64E519EB" w:rsidR="00C13D7E" w:rsidRDefault="00C13D7E" w:rsidP="00683C61">
      <w:pPr>
        <w:pStyle w:val="ListParagraph"/>
        <w:numPr>
          <w:ilvl w:val="0"/>
          <w:numId w:val="29"/>
        </w:numPr>
      </w:pPr>
      <w:r>
        <w:t>can configure to catch specific id-severity pairs to record in the log file of that component</w:t>
      </w:r>
    </w:p>
    <w:p w14:paraId="4E461F11" w14:textId="77777777" w:rsidR="00B905F2" w:rsidRDefault="00B905F2" w:rsidP="00683C61"/>
    <w:p w14:paraId="6CFD9C05" w14:textId="7D43D47C" w:rsidR="00772D1F" w:rsidRDefault="00772D1F" w:rsidP="00772D1F">
      <w:pPr>
        <w:pStyle w:val="H1"/>
      </w:pPr>
      <w:r>
        <w:t>strategy</w:t>
      </w:r>
    </w:p>
    <w:p w14:paraId="050D6998" w14:textId="710DCE0E" w:rsidR="00772D1F" w:rsidRDefault="00772D1F" w:rsidP="00772D1F">
      <w:r>
        <w:t>With following circumstance we can think out a better way to trace those information.</w:t>
      </w:r>
    </w:p>
    <w:p w14:paraId="39A6F402" w14:textId="5E9A5ACF" w:rsidR="00772D1F" w:rsidRDefault="00284FD7" w:rsidP="00772D1F">
      <w:pPr>
        <w:pStyle w:val="H2"/>
      </w:pPr>
      <w:r>
        <w:t>transaction flow tracing</w:t>
      </w:r>
    </w:p>
    <w:p w14:paraId="413F23EA" w14:textId="74844478" w:rsidR="00772D1F" w:rsidRDefault="00ED0EC5" w:rsidP="00683C61">
      <w:r w:rsidRPr="0012138F">
        <w:rPr>
          <w:highlight w:val="yellow"/>
        </w:rPr>
        <w:t>(need investigation on uvm_sequencer, TBD)</w:t>
      </w:r>
    </w:p>
    <w:p w14:paraId="6058EBAE" w14:textId="77777777" w:rsidR="00284FD7" w:rsidRDefault="00284FD7" w:rsidP="00683C61"/>
    <w:p w14:paraId="084FF6A0" w14:textId="44EFAE6E" w:rsidR="00B054FC" w:rsidRDefault="006B0C2E" w:rsidP="006B0C2E">
      <w:pPr>
        <w:pStyle w:val="H2"/>
      </w:pPr>
      <w:r>
        <w:t>phase&amp;thread tracing</w:t>
      </w:r>
    </w:p>
    <w:p w14:paraId="3A039CA9" w14:textId="3FA9D24F" w:rsidR="006B0C2E" w:rsidRDefault="00317E6E" w:rsidP="00683C61">
      <w:r>
        <w:t>UVM has built-in phase trace, considering thread trace combined with phase trace.</w:t>
      </w:r>
    </w:p>
    <w:p w14:paraId="70F5F54A" w14:textId="3D5D3F91" w:rsidR="00317E6E" w:rsidRDefault="00317E6E" w:rsidP="00317E6E">
      <w:pPr>
        <w:pStyle w:val="ListParagraph"/>
        <w:numPr>
          <w:ilvl w:val="0"/>
          <w:numId w:val="28"/>
        </w:numPr>
      </w:pPr>
      <w:r>
        <w:t>to display raised objections during phase tracing</w:t>
      </w:r>
    </w:p>
    <w:p w14:paraId="3D5C859A" w14:textId="781D152B" w:rsidR="00317E6E" w:rsidRDefault="00452DF6" w:rsidP="00317E6E">
      <w:pPr>
        <w:pStyle w:val="ListParagraph"/>
        <w:numPr>
          <w:ilvl w:val="0"/>
          <w:numId w:val="28"/>
        </w:numPr>
      </w:pPr>
      <w:r>
        <w:t>anyway to get blocks thread? may need lookup in the SV standard (TBD)</w:t>
      </w:r>
    </w:p>
    <w:p w14:paraId="0EC1FD79" w14:textId="6135B17A" w:rsidR="00181BA0" w:rsidRDefault="00181BA0" w:rsidP="00181BA0">
      <w:pPr>
        <w:pStyle w:val="ListParagraph"/>
        <w:numPr>
          <w:ilvl w:val="1"/>
          <w:numId w:val="28"/>
        </w:numPr>
      </w:pPr>
      <w:r>
        <w:t>kind like it's feasibility by using VPI of SV</w:t>
      </w:r>
      <w:r w:rsidR="00211E65">
        <w:t>, need investigation.</w:t>
      </w:r>
    </w:p>
    <w:p w14:paraId="2B084CA3" w14:textId="63E67EE4" w:rsidR="00317E6E" w:rsidRDefault="00317E6E" w:rsidP="00683C61">
      <w:pPr>
        <w:pStyle w:val="ListParagraph"/>
        <w:numPr>
          <w:ilvl w:val="0"/>
          <w:numId w:val="28"/>
        </w:numPr>
      </w:pPr>
    </w:p>
    <w:p w14:paraId="66AEF01D" w14:textId="0AB66D85" w:rsidR="00211E65" w:rsidRDefault="00211E65" w:rsidP="00683C61"/>
    <w:p w14:paraId="13944150" w14:textId="43D4F831" w:rsidR="00484164" w:rsidRDefault="00484164" w:rsidP="00484164">
      <w:pPr>
        <w:pStyle w:val="H2"/>
      </w:pPr>
      <w:r>
        <w:t>objection trace</w:t>
      </w:r>
    </w:p>
    <w:p w14:paraId="4172A857" w14:textId="68AA7190" w:rsidR="00021BA0" w:rsidDel="007D22E0" w:rsidRDefault="00021BA0" w:rsidP="00021BA0">
      <w:pPr>
        <w:pStyle w:val="H3"/>
        <w:rPr>
          <w:del w:id="0" w:author="Hunter Ryan" w:date="2021-12-15T23:05:00Z"/>
        </w:rPr>
      </w:pPr>
      <w:del w:id="1" w:author="Hunter Ryan" w:date="2021-12-15T23:05:00Z">
        <w:r w:rsidDel="007D22E0">
          <w:delText>proposal</w:delText>
        </w:r>
      </w:del>
    </w:p>
    <w:p w14:paraId="4E7D6A26" w14:textId="5FCC1259" w:rsidR="00021BA0" w:rsidDel="007D22E0" w:rsidRDefault="00021BA0" w:rsidP="00021BA0">
      <w:pPr>
        <w:rPr>
          <w:del w:id="2" w:author="Hunter Ryan" w:date="2021-12-15T23:05:00Z"/>
        </w:rPr>
      </w:pPr>
      <w:del w:id="3" w:author="Hunter Ryan" w:date="2021-12-15T23:05:00Z">
        <w:r w:rsidDel="007D22E0">
          <w:delText>create a debug component and monitoring the phase's objections at a certain simulation time delay. This can probably work but is not smart enough.</w:delText>
        </w:r>
        <w:r w:rsidR="0015455D" w:rsidDel="007D22E0">
          <w:delText xml:space="preserve"> And it's not available for function phases.</w:delText>
        </w:r>
      </w:del>
    </w:p>
    <w:p w14:paraId="3776628D" w14:textId="7D45D127" w:rsidR="00484164" w:rsidRDefault="0015455D" w:rsidP="0015455D">
      <w:pPr>
        <w:pStyle w:val="H3"/>
      </w:pPr>
      <w:r>
        <w:t>proposal</w:t>
      </w:r>
    </w:p>
    <w:p w14:paraId="06D459EA" w14:textId="71739BCE" w:rsidR="00B905F2" w:rsidRDefault="007D22E0" w:rsidP="00683C61">
      <w:r>
        <w:t>recording the phase/objection state in a log file, users don't need to configure this, just a swtich on/off, if simulation's hang, user can check that log file to see the last phase/objection state. (kind of in run_phase EXECUTING with xxx objections raised)</w:t>
      </w:r>
      <w:r w:rsidR="00AB6B4A">
        <w:t>. So as to record the duration time in this phase, simulation time, and reality time (if possible, based on whether we can achive this.</w:t>
      </w:r>
      <w:r w:rsidR="00A37869">
        <w:t xml:space="preserve"> Using $system of SV to get the server time</w:t>
      </w:r>
      <w:r w:rsidR="00AB6B4A">
        <w:t>)</w:t>
      </w:r>
    </w:p>
    <w:p w14:paraId="4D0E0922" w14:textId="2E8138C4" w:rsidR="00772D1F" w:rsidRDefault="00772D1F" w:rsidP="00683C61"/>
    <w:p w14:paraId="2E6B81C2" w14:textId="342EFD36" w:rsidR="00772D1F" w:rsidRDefault="00A234BF" w:rsidP="00A234BF">
      <w:pPr>
        <w:pStyle w:val="H2"/>
      </w:pPr>
      <w:r>
        <w:t>component based log recording</w:t>
      </w:r>
    </w:p>
    <w:p w14:paraId="2E5A2614" w14:textId="2EA74D28" w:rsidR="00A234BF" w:rsidRDefault="00A37869" w:rsidP="00683C61">
      <w:pPr>
        <w:rPr>
          <w:lang w:eastAsia="zh-CN"/>
        </w:rPr>
      </w:pPr>
      <w:r>
        <w:rPr>
          <w:lang w:eastAsia="zh-CN"/>
        </w:rPr>
        <w:t xml:space="preserve">probably need to </w:t>
      </w:r>
      <w:r w:rsidR="00787F29">
        <w:rPr>
          <w:lang w:eastAsia="zh-CN"/>
        </w:rPr>
        <w:t xml:space="preserve">enhance the report server and replace the default on in UVM src, by coreservice::set_server. So that we can </w:t>
      </w:r>
      <w:r w:rsidR="00DF4681">
        <w:rPr>
          <w:lang w:eastAsia="zh-CN"/>
        </w:rPr>
        <w:t>get report object information and change the default LOG actions.</w:t>
      </w:r>
    </w:p>
    <w:p w14:paraId="40772BD1" w14:textId="601998BA" w:rsidR="00772D1F" w:rsidRDefault="00772D1F" w:rsidP="00683C61"/>
    <w:p w14:paraId="5104F767" w14:textId="46941078" w:rsidR="00686021" w:rsidRDefault="00686021" w:rsidP="00683C61"/>
    <w:p w14:paraId="3948B492" w14:textId="35440AE0" w:rsidR="00686021" w:rsidRDefault="00686021" w:rsidP="00683C61"/>
    <w:p w14:paraId="0E61F1F2" w14:textId="5E8B77BA" w:rsidR="00686021" w:rsidRDefault="00686021" w:rsidP="00683C61"/>
    <w:p w14:paraId="277CF7DC" w14:textId="7C6D4313" w:rsidR="00686021" w:rsidRDefault="00686021">
      <w:r>
        <w:br w:type="page"/>
      </w:r>
    </w:p>
    <w:p w14:paraId="06B3289E" w14:textId="083263A1" w:rsidR="00686021" w:rsidRDefault="00DD1182" w:rsidP="00DD1182">
      <w:pPr>
        <w:pStyle w:val="H0"/>
      </w:pPr>
      <w:r>
        <w:lastRenderedPageBreak/>
        <w:t>reusable test</w:t>
      </w:r>
    </w:p>
    <w:p w14:paraId="461E0E57" w14:textId="3E745E3B" w:rsidR="00DD1182" w:rsidRDefault="00DD1182" w:rsidP="00683C61">
      <w:r>
        <w:t>All tests mentioned here refers to UVM based tests. We aim to establish a mechanism that every test created obey this rule can be easily reused in any other verification level that follows the same rule. This methodology should suitable for any UVM based environment. And will take projects in my work as experiments.</w:t>
      </w:r>
    </w:p>
    <w:p w14:paraId="114FD0D5" w14:textId="77777777" w:rsidR="00DD1182" w:rsidRDefault="00DD1182" w:rsidP="00683C61"/>
    <w:p w14:paraId="7C4E6EC3" w14:textId="3AB2E0B8" w:rsidR="00DD1182" w:rsidRDefault="00375578" w:rsidP="00683C61">
      <w:r>
        <w:t xml:space="preserve">create a simple APB </w:t>
      </w:r>
      <w:r w:rsidR="002D746D">
        <w:t>interface examples</w:t>
      </w:r>
    </w:p>
    <w:p w14:paraId="4F5FFF49" w14:textId="748CCF6D" w:rsidR="00686021" w:rsidRDefault="00E220B1" w:rsidP="00683C61">
      <w:r w:rsidRPr="00E220B1">
        <w:rPr>
          <w:highlight w:val="yellow"/>
        </w:rPr>
        <w:t>TBD</w:t>
      </w:r>
    </w:p>
    <w:p w14:paraId="6E34D8C7" w14:textId="77777777" w:rsidR="00686021" w:rsidRDefault="00686021" w:rsidP="00683C61"/>
    <w:p w14:paraId="34386646" w14:textId="668AAB9C" w:rsidR="00772D1F" w:rsidRDefault="006E7C9A" w:rsidP="006E7C9A">
      <w:pPr>
        <w:pStyle w:val="H1"/>
      </w:pPr>
      <w:r>
        <w:t>strategy</w:t>
      </w:r>
    </w:p>
    <w:p w14:paraId="70E6625A" w14:textId="0CECAB2A" w:rsidR="006E7C9A" w:rsidRDefault="006E7C9A" w:rsidP="00683C61">
      <w:r>
        <w:t>In 2 different level of environment, the driving UVCs are different, that's why a test cannot run on different environments.</w:t>
      </w:r>
    </w:p>
    <w:p w14:paraId="6E6F2333" w14:textId="313BA20F" w:rsidR="006E7C9A" w:rsidRDefault="006E7C9A" w:rsidP="00683C61">
      <w:r>
        <w:t>To fully leverage the UVM/SV random feature, we consider a constraint based test.</w:t>
      </w:r>
      <w:r w:rsidR="00F74256">
        <w:t xml:space="preserve"> But that's not mandatory for reusing methodology.</w:t>
      </w:r>
    </w:p>
    <w:p w14:paraId="57C4DE3B" w14:textId="728F0E53" w:rsidR="00F74256" w:rsidRDefault="00A402C2" w:rsidP="00683C61">
      <w:r>
        <w:t>Use virtual sequence&amp;sequencer mechanism. Use same sequence to start in a virtual sequencer</w:t>
      </w:r>
      <w:r w:rsidR="003F1DC6">
        <w:t xml:space="preserve">, </w:t>
      </w:r>
    </w:p>
    <w:p w14:paraId="4572E337" w14:textId="63837F75" w:rsidR="00E220B1" w:rsidRDefault="00E220B1" w:rsidP="00683C61"/>
    <w:p w14:paraId="46BD9A79" w14:textId="02869A49" w:rsidR="00E220B1" w:rsidRDefault="00E220B1" w:rsidP="00683C61"/>
    <w:p w14:paraId="00D9909B" w14:textId="77777777" w:rsidR="005A7E06" w:rsidRDefault="005A7E06" w:rsidP="00683C61"/>
    <w:p w14:paraId="7A4CDC22" w14:textId="77777777" w:rsidR="00E220B1" w:rsidRDefault="00E220B1" w:rsidP="00683C61"/>
    <w:p w14:paraId="27A75304" w14:textId="77777777" w:rsidR="00772D1F" w:rsidRPr="00683C61" w:rsidRDefault="00772D1F" w:rsidP="00683C61"/>
    <w:sectPr w:rsidR="00772D1F" w:rsidRPr="00683C61" w:rsidSect="00683C61">
      <w:footerReference w:type="default" r:id="rId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BFFDE" w14:textId="77777777" w:rsidR="005927E8" w:rsidRDefault="005927E8">
      <w:pPr>
        <w:spacing w:after="0" w:line="240" w:lineRule="auto"/>
      </w:pPr>
      <w:r>
        <w:separator/>
      </w:r>
    </w:p>
    <w:p w14:paraId="75139D25" w14:textId="77777777" w:rsidR="005927E8" w:rsidRDefault="005927E8"/>
  </w:endnote>
  <w:endnote w:type="continuationSeparator" w:id="0">
    <w:p w14:paraId="3A0D241F" w14:textId="77777777" w:rsidR="005927E8" w:rsidRDefault="005927E8">
      <w:pPr>
        <w:spacing w:after="0" w:line="240" w:lineRule="auto"/>
      </w:pPr>
      <w:r>
        <w:continuationSeparator/>
      </w:r>
    </w:p>
    <w:p w14:paraId="252F9893" w14:textId="77777777" w:rsidR="005927E8" w:rsidRDefault="005927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893B" w14:textId="77777777" w:rsidR="00E03E15" w:rsidRDefault="004B6851">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44F22" w14:textId="77777777" w:rsidR="005927E8" w:rsidRDefault="005927E8">
      <w:pPr>
        <w:spacing w:after="0" w:line="240" w:lineRule="auto"/>
      </w:pPr>
      <w:r>
        <w:separator/>
      </w:r>
    </w:p>
    <w:p w14:paraId="578C972E" w14:textId="77777777" w:rsidR="005927E8" w:rsidRDefault="005927E8"/>
  </w:footnote>
  <w:footnote w:type="continuationSeparator" w:id="0">
    <w:p w14:paraId="105713CC" w14:textId="77777777" w:rsidR="005927E8" w:rsidRDefault="005927E8">
      <w:pPr>
        <w:spacing w:after="0" w:line="240" w:lineRule="auto"/>
      </w:pPr>
      <w:r>
        <w:continuationSeparator/>
      </w:r>
    </w:p>
    <w:p w14:paraId="779F27A3" w14:textId="77777777" w:rsidR="005927E8" w:rsidRDefault="005927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786"/>
    <w:multiLevelType w:val="multilevel"/>
    <w:tmpl w:val="D81082D2"/>
    <w:lvl w:ilvl="0">
      <w:start w:val="1"/>
      <w:numFmt w:val="decimal"/>
      <w:lvlText w:val="%1."/>
      <w:lvlJc w:val="left"/>
      <w:pPr>
        <w:ind w:left="0" w:firstLine="2872"/>
      </w:pPr>
      <w:rPr>
        <w:rFonts w:hint="default"/>
      </w:rPr>
    </w:lvl>
    <w:lvl w:ilvl="1">
      <w:start w:val="1"/>
      <w:numFmt w:val="decimal"/>
      <w:lvlText w:val="%1.%2."/>
      <w:lvlJc w:val="left"/>
      <w:pPr>
        <w:ind w:left="284" w:firstLine="2948"/>
      </w:pPr>
      <w:rPr>
        <w:rFonts w:hint="default"/>
      </w:rPr>
    </w:lvl>
    <w:lvl w:ilvl="2">
      <w:start w:val="1"/>
      <w:numFmt w:val="decimal"/>
      <w:lvlText w:val="%1.%2.%3."/>
      <w:lvlJc w:val="left"/>
      <w:pPr>
        <w:ind w:left="567" w:firstLine="3025"/>
      </w:pPr>
      <w:rPr>
        <w:rFonts w:hint="default"/>
      </w:rPr>
    </w:lvl>
    <w:lvl w:ilvl="3">
      <w:start w:val="1"/>
      <w:numFmt w:val="decimal"/>
      <w:lvlText w:val="%1.%2.%3.%4."/>
      <w:lvlJc w:val="left"/>
      <w:pPr>
        <w:ind w:left="851" w:firstLine="3101"/>
      </w:pPr>
      <w:rPr>
        <w:rFonts w:hint="default"/>
      </w:rPr>
    </w:lvl>
    <w:lvl w:ilvl="4">
      <w:start w:val="1"/>
      <w:numFmt w:val="decimal"/>
      <w:lvlText w:val="%1.%2.%3.%4.%5."/>
      <w:lvlJc w:val="left"/>
      <w:pPr>
        <w:ind w:left="1134" w:firstLine="3178"/>
      </w:pPr>
      <w:rPr>
        <w:rFonts w:hint="default"/>
      </w:rPr>
    </w:lvl>
    <w:lvl w:ilvl="5">
      <w:start w:val="1"/>
      <w:numFmt w:val="decimal"/>
      <w:lvlText w:val="%1.%2.%3.%4.%5.%6."/>
      <w:lvlJc w:val="left"/>
      <w:pPr>
        <w:ind w:left="5608" w:hanging="936"/>
      </w:pPr>
      <w:rPr>
        <w:rFonts w:hint="default"/>
      </w:rPr>
    </w:lvl>
    <w:lvl w:ilvl="6">
      <w:start w:val="1"/>
      <w:numFmt w:val="decimal"/>
      <w:lvlText w:val="%1.%2.%3.%4.%5.%6.%7."/>
      <w:lvlJc w:val="left"/>
      <w:pPr>
        <w:ind w:left="6112" w:hanging="1080"/>
      </w:pPr>
      <w:rPr>
        <w:rFonts w:hint="default"/>
      </w:rPr>
    </w:lvl>
    <w:lvl w:ilvl="7">
      <w:start w:val="1"/>
      <w:numFmt w:val="decimal"/>
      <w:lvlText w:val="%1.%2.%3.%4.%5.%6.%7.%8."/>
      <w:lvlJc w:val="left"/>
      <w:pPr>
        <w:ind w:left="6616" w:hanging="1224"/>
      </w:pPr>
      <w:rPr>
        <w:rFonts w:hint="default"/>
      </w:rPr>
    </w:lvl>
    <w:lvl w:ilvl="8">
      <w:start w:val="1"/>
      <w:numFmt w:val="decimal"/>
      <w:lvlText w:val="%1.%2.%3.%4.%5.%6.%7.%8.%9."/>
      <w:lvlJc w:val="left"/>
      <w:pPr>
        <w:ind w:left="7192" w:hanging="1440"/>
      </w:pPr>
      <w:rPr>
        <w:rFonts w:hint="default"/>
      </w:rPr>
    </w:lvl>
  </w:abstractNum>
  <w:abstractNum w:abstractNumId="1" w15:restartNumberingAfterBreak="0">
    <w:nsid w:val="01FC550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2B19DF"/>
    <w:multiLevelType w:val="multilevel"/>
    <w:tmpl w:val="5D9C8A7A"/>
    <w:styleLink w:val="CurrentList4"/>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Restart w:val="0"/>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3" w15:restartNumberingAfterBreak="0">
    <w:nsid w:val="04304907"/>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5814F59"/>
    <w:multiLevelType w:val="hybridMultilevel"/>
    <w:tmpl w:val="7DD0F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E41E43"/>
    <w:multiLevelType w:val="hybridMultilevel"/>
    <w:tmpl w:val="3E081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0B41B0"/>
    <w:multiLevelType w:val="hybridMultilevel"/>
    <w:tmpl w:val="7F682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152D49"/>
    <w:multiLevelType w:val="hybridMultilevel"/>
    <w:tmpl w:val="1C30CF72"/>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8" w15:restartNumberingAfterBreak="0">
    <w:nsid w:val="165A3A96"/>
    <w:multiLevelType w:val="multilevel"/>
    <w:tmpl w:val="D026C0EA"/>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9" w15:restartNumberingAfterBreak="0">
    <w:nsid w:val="17F71021"/>
    <w:multiLevelType w:val="multilevel"/>
    <w:tmpl w:val="1D3A9E6C"/>
    <w:lvl w:ilvl="0">
      <w:start w:val="1"/>
      <w:numFmt w:val="decimal"/>
      <w:pStyle w:val="H0"/>
      <w:lvlText w:val="%1."/>
      <w:lvlJc w:val="left"/>
      <w:pPr>
        <w:ind w:left="-3178" w:firstLine="2872"/>
      </w:pPr>
      <w:rPr>
        <w:rFonts w:hint="default"/>
      </w:rPr>
    </w:lvl>
    <w:lvl w:ilvl="1">
      <w:start w:val="1"/>
      <w:numFmt w:val="decimal"/>
      <w:pStyle w:val="H1"/>
      <w:lvlText w:val="%1.%2."/>
      <w:lvlJc w:val="left"/>
      <w:pPr>
        <w:ind w:left="-2894" w:firstLine="2948"/>
      </w:pPr>
      <w:rPr>
        <w:rFonts w:hint="default"/>
      </w:rPr>
    </w:lvl>
    <w:lvl w:ilvl="2">
      <w:start w:val="1"/>
      <w:numFmt w:val="decimal"/>
      <w:pStyle w:val="H2"/>
      <w:lvlText w:val="%1.%2.%3."/>
      <w:lvlJc w:val="left"/>
      <w:pPr>
        <w:ind w:left="-2611" w:firstLine="3025"/>
      </w:pPr>
      <w:rPr>
        <w:rFonts w:hint="default"/>
      </w:rPr>
    </w:lvl>
    <w:lvl w:ilvl="3">
      <w:start w:val="1"/>
      <w:numFmt w:val="decimal"/>
      <w:pStyle w:val="H3"/>
      <w:lvlText w:val="%1.%2.%3.%4."/>
      <w:lvlJc w:val="left"/>
      <w:pPr>
        <w:ind w:left="-2327" w:firstLine="3101"/>
      </w:pPr>
      <w:rPr>
        <w:rFonts w:hint="default"/>
      </w:rPr>
    </w:lvl>
    <w:lvl w:ilvl="4">
      <w:start w:val="1"/>
      <w:numFmt w:val="decimal"/>
      <w:pStyle w:val="H4"/>
      <w:lvlText w:val="%1.%2.%3.%4.%5."/>
      <w:lvlJc w:val="left"/>
      <w:pPr>
        <w:ind w:left="-2044" w:firstLine="3178"/>
      </w:pPr>
      <w:rPr>
        <w:rFonts w:hint="default"/>
      </w:rPr>
    </w:lvl>
    <w:lvl w:ilvl="5">
      <w:start w:val="1"/>
      <w:numFmt w:val="decimal"/>
      <w:pStyle w:val="H5"/>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10" w15:restartNumberingAfterBreak="0">
    <w:nsid w:val="19877986"/>
    <w:multiLevelType w:val="hybridMultilevel"/>
    <w:tmpl w:val="C48A6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E57B68"/>
    <w:multiLevelType w:val="hybridMultilevel"/>
    <w:tmpl w:val="52EC7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2166EF"/>
    <w:multiLevelType w:val="hybridMultilevel"/>
    <w:tmpl w:val="53CC3D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0D5B4D"/>
    <w:multiLevelType w:val="hybridMultilevel"/>
    <w:tmpl w:val="BC301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7C066C"/>
    <w:multiLevelType w:val="hybridMultilevel"/>
    <w:tmpl w:val="11D2F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8C59E0"/>
    <w:multiLevelType w:val="hybridMultilevel"/>
    <w:tmpl w:val="5E567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9472E2"/>
    <w:multiLevelType w:val="hybridMultilevel"/>
    <w:tmpl w:val="30E4D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4AA57B6"/>
    <w:multiLevelType w:val="hybridMultilevel"/>
    <w:tmpl w:val="37C83F9C"/>
    <w:lvl w:ilvl="0" w:tplc="04090001">
      <w:start w:val="1"/>
      <w:numFmt w:val="bullet"/>
      <w:lvlText w:val=""/>
      <w:lvlJc w:val="left"/>
      <w:pPr>
        <w:ind w:left="1798" w:hanging="360"/>
      </w:pPr>
      <w:rPr>
        <w:rFonts w:ascii="Symbol" w:hAnsi="Symbol" w:hint="default"/>
      </w:rPr>
    </w:lvl>
    <w:lvl w:ilvl="1" w:tplc="04090003" w:tentative="1">
      <w:start w:val="1"/>
      <w:numFmt w:val="bullet"/>
      <w:lvlText w:val="o"/>
      <w:lvlJc w:val="left"/>
      <w:pPr>
        <w:ind w:left="2518" w:hanging="360"/>
      </w:pPr>
      <w:rPr>
        <w:rFonts w:ascii="Courier New" w:hAnsi="Courier New" w:cs="Courier New" w:hint="default"/>
      </w:rPr>
    </w:lvl>
    <w:lvl w:ilvl="2" w:tplc="04090005" w:tentative="1">
      <w:start w:val="1"/>
      <w:numFmt w:val="bullet"/>
      <w:lvlText w:val=""/>
      <w:lvlJc w:val="left"/>
      <w:pPr>
        <w:ind w:left="3238" w:hanging="360"/>
      </w:pPr>
      <w:rPr>
        <w:rFonts w:ascii="Wingdings" w:hAnsi="Wingdings" w:hint="default"/>
      </w:rPr>
    </w:lvl>
    <w:lvl w:ilvl="3" w:tplc="04090001" w:tentative="1">
      <w:start w:val="1"/>
      <w:numFmt w:val="bullet"/>
      <w:lvlText w:val=""/>
      <w:lvlJc w:val="left"/>
      <w:pPr>
        <w:ind w:left="3958" w:hanging="360"/>
      </w:pPr>
      <w:rPr>
        <w:rFonts w:ascii="Symbol" w:hAnsi="Symbol" w:hint="default"/>
      </w:rPr>
    </w:lvl>
    <w:lvl w:ilvl="4" w:tplc="04090003" w:tentative="1">
      <w:start w:val="1"/>
      <w:numFmt w:val="bullet"/>
      <w:lvlText w:val="o"/>
      <w:lvlJc w:val="left"/>
      <w:pPr>
        <w:ind w:left="4678" w:hanging="360"/>
      </w:pPr>
      <w:rPr>
        <w:rFonts w:ascii="Courier New" w:hAnsi="Courier New" w:cs="Courier New" w:hint="default"/>
      </w:rPr>
    </w:lvl>
    <w:lvl w:ilvl="5" w:tplc="04090005" w:tentative="1">
      <w:start w:val="1"/>
      <w:numFmt w:val="bullet"/>
      <w:lvlText w:val=""/>
      <w:lvlJc w:val="left"/>
      <w:pPr>
        <w:ind w:left="5398" w:hanging="360"/>
      </w:pPr>
      <w:rPr>
        <w:rFonts w:ascii="Wingdings" w:hAnsi="Wingdings" w:hint="default"/>
      </w:rPr>
    </w:lvl>
    <w:lvl w:ilvl="6" w:tplc="04090001" w:tentative="1">
      <w:start w:val="1"/>
      <w:numFmt w:val="bullet"/>
      <w:lvlText w:val=""/>
      <w:lvlJc w:val="left"/>
      <w:pPr>
        <w:ind w:left="6118" w:hanging="360"/>
      </w:pPr>
      <w:rPr>
        <w:rFonts w:ascii="Symbol" w:hAnsi="Symbol" w:hint="default"/>
      </w:rPr>
    </w:lvl>
    <w:lvl w:ilvl="7" w:tplc="04090003" w:tentative="1">
      <w:start w:val="1"/>
      <w:numFmt w:val="bullet"/>
      <w:lvlText w:val="o"/>
      <w:lvlJc w:val="left"/>
      <w:pPr>
        <w:ind w:left="6838" w:hanging="360"/>
      </w:pPr>
      <w:rPr>
        <w:rFonts w:ascii="Courier New" w:hAnsi="Courier New" w:cs="Courier New" w:hint="default"/>
      </w:rPr>
    </w:lvl>
    <w:lvl w:ilvl="8" w:tplc="04090005" w:tentative="1">
      <w:start w:val="1"/>
      <w:numFmt w:val="bullet"/>
      <w:lvlText w:val=""/>
      <w:lvlJc w:val="left"/>
      <w:pPr>
        <w:ind w:left="7558" w:hanging="360"/>
      </w:pPr>
      <w:rPr>
        <w:rFonts w:ascii="Wingdings" w:hAnsi="Wingdings" w:hint="default"/>
      </w:rPr>
    </w:lvl>
  </w:abstractNum>
  <w:abstractNum w:abstractNumId="18" w15:restartNumberingAfterBreak="0">
    <w:nsid w:val="26CF18A2"/>
    <w:multiLevelType w:val="hybridMultilevel"/>
    <w:tmpl w:val="8F2C0E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5D7DD0"/>
    <w:multiLevelType w:val="hybridMultilevel"/>
    <w:tmpl w:val="BBD6A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6E6655"/>
    <w:multiLevelType w:val="hybridMultilevel"/>
    <w:tmpl w:val="15EA3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DB1EC6"/>
    <w:multiLevelType w:val="multilevel"/>
    <w:tmpl w:val="220C819E"/>
    <w:lvl w:ilvl="0">
      <w:start w:val="1"/>
      <w:numFmt w:val="decimal"/>
      <w:pStyle w:val="Titl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6D9290F"/>
    <w:multiLevelType w:val="hybridMultilevel"/>
    <w:tmpl w:val="C816A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FB0E3A"/>
    <w:multiLevelType w:val="multilevel"/>
    <w:tmpl w:val="7624AFE0"/>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4AE69CF"/>
    <w:multiLevelType w:val="hybridMultilevel"/>
    <w:tmpl w:val="FC4C7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71021B"/>
    <w:multiLevelType w:val="hybridMultilevel"/>
    <w:tmpl w:val="0BE49A9A"/>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6" w15:restartNumberingAfterBreak="0">
    <w:nsid w:val="5989229F"/>
    <w:multiLevelType w:val="hybridMultilevel"/>
    <w:tmpl w:val="B69E5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B2181D"/>
    <w:multiLevelType w:val="hybridMultilevel"/>
    <w:tmpl w:val="8C4EF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D77D62"/>
    <w:multiLevelType w:val="multilevel"/>
    <w:tmpl w:val="A5FC4B5A"/>
    <w:styleLink w:val="CurrentList3"/>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Restart w:val="0"/>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29" w15:restartNumberingAfterBreak="0">
    <w:nsid w:val="6FA96D34"/>
    <w:multiLevelType w:val="hybridMultilevel"/>
    <w:tmpl w:val="5B0438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A2070D1"/>
    <w:multiLevelType w:val="hybridMultilevel"/>
    <w:tmpl w:val="A8729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F1229CE"/>
    <w:multiLevelType w:val="multilevel"/>
    <w:tmpl w:val="2ABA8E9C"/>
    <w:styleLink w:val="CurrentList5"/>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num w:numId="1">
    <w:abstractNumId w:val="23"/>
  </w:num>
  <w:num w:numId="2">
    <w:abstractNumId w:val="21"/>
  </w:num>
  <w:num w:numId="3">
    <w:abstractNumId w:val="22"/>
  </w:num>
  <w:num w:numId="4">
    <w:abstractNumId w:val="11"/>
  </w:num>
  <w:num w:numId="5">
    <w:abstractNumId w:val="30"/>
  </w:num>
  <w:num w:numId="6">
    <w:abstractNumId w:val="26"/>
  </w:num>
  <w:num w:numId="7">
    <w:abstractNumId w:val="0"/>
  </w:num>
  <w:num w:numId="8">
    <w:abstractNumId w:val="27"/>
  </w:num>
  <w:num w:numId="9">
    <w:abstractNumId w:val="24"/>
  </w:num>
  <w:num w:numId="10">
    <w:abstractNumId w:val="29"/>
  </w:num>
  <w:num w:numId="11">
    <w:abstractNumId w:val="13"/>
  </w:num>
  <w:num w:numId="12">
    <w:abstractNumId w:val="25"/>
  </w:num>
  <w:num w:numId="13">
    <w:abstractNumId w:val="4"/>
  </w:num>
  <w:num w:numId="14">
    <w:abstractNumId w:val="14"/>
  </w:num>
  <w:num w:numId="15">
    <w:abstractNumId w:val="12"/>
  </w:num>
  <w:num w:numId="16">
    <w:abstractNumId w:val="10"/>
  </w:num>
  <w:num w:numId="17">
    <w:abstractNumId w:val="20"/>
  </w:num>
  <w:num w:numId="18">
    <w:abstractNumId w:val="6"/>
  </w:num>
  <w:num w:numId="19">
    <w:abstractNumId w:val="1"/>
  </w:num>
  <w:num w:numId="20">
    <w:abstractNumId w:val="8"/>
  </w:num>
  <w:num w:numId="21">
    <w:abstractNumId w:val="3"/>
  </w:num>
  <w:num w:numId="22">
    <w:abstractNumId w:val="28"/>
  </w:num>
  <w:num w:numId="23">
    <w:abstractNumId w:val="2"/>
  </w:num>
  <w:num w:numId="24">
    <w:abstractNumId w:val="31"/>
  </w:num>
  <w:num w:numId="25">
    <w:abstractNumId w:val="9"/>
  </w:num>
  <w:num w:numId="26">
    <w:abstractNumId w:val="16"/>
  </w:num>
  <w:num w:numId="27">
    <w:abstractNumId w:val="5"/>
  </w:num>
  <w:num w:numId="28">
    <w:abstractNumId w:val="18"/>
  </w:num>
  <w:num w:numId="29">
    <w:abstractNumId w:val="15"/>
  </w:num>
  <w:num w:numId="30">
    <w:abstractNumId w:val="19"/>
  </w:num>
  <w:num w:numId="31">
    <w:abstractNumId w:val="7"/>
  </w:num>
  <w:num w:numId="32">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er Ryan">
    <w15:presenceInfo w15:providerId="Windows Live" w15:userId="0b1f3415fb55c3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4C8"/>
    <w:rsid w:val="00021222"/>
    <w:rsid w:val="00021BA0"/>
    <w:rsid w:val="000520AC"/>
    <w:rsid w:val="00071362"/>
    <w:rsid w:val="00076189"/>
    <w:rsid w:val="000C2AE1"/>
    <w:rsid w:val="000E0F4B"/>
    <w:rsid w:val="0010196F"/>
    <w:rsid w:val="0012138F"/>
    <w:rsid w:val="0015112B"/>
    <w:rsid w:val="0015455D"/>
    <w:rsid w:val="001621B2"/>
    <w:rsid w:val="00181BA0"/>
    <w:rsid w:val="001A7FFD"/>
    <w:rsid w:val="00211E65"/>
    <w:rsid w:val="002443A5"/>
    <w:rsid w:val="00251CB7"/>
    <w:rsid w:val="00284FD7"/>
    <w:rsid w:val="002B3581"/>
    <w:rsid w:val="002D746D"/>
    <w:rsid w:val="00317E6E"/>
    <w:rsid w:val="00333D6C"/>
    <w:rsid w:val="00375578"/>
    <w:rsid w:val="003F1DC6"/>
    <w:rsid w:val="004011DD"/>
    <w:rsid w:val="00452DF6"/>
    <w:rsid w:val="00484164"/>
    <w:rsid w:val="004B6851"/>
    <w:rsid w:val="004D2CE3"/>
    <w:rsid w:val="004D52DE"/>
    <w:rsid w:val="004E3D49"/>
    <w:rsid w:val="00537866"/>
    <w:rsid w:val="0056667F"/>
    <w:rsid w:val="00586D8B"/>
    <w:rsid w:val="005927E8"/>
    <w:rsid w:val="005A1BC1"/>
    <w:rsid w:val="005A7E06"/>
    <w:rsid w:val="006026BF"/>
    <w:rsid w:val="00613CFD"/>
    <w:rsid w:val="006158F9"/>
    <w:rsid w:val="00627FFA"/>
    <w:rsid w:val="00635DB6"/>
    <w:rsid w:val="00636EA0"/>
    <w:rsid w:val="0065697A"/>
    <w:rsid w:val="006701AB"/>
    <w:rsid w:val="00683C61"/>
    <w:rsid w:val="00686021"/>
    <w:rsid w:val="006B0C2E"/>
    <w:rsid w:val="006C0B4C"/>
    <w:rsid w:val="006C3F0D"/>
    <w:rsid w:val="006E1D54"/>
    <w:rsid w:val="006E7C9A"/>
    <w:rsid w:val="00751798"/>
    <w:rsid w:val="007562D1"/>
    <w:rsid w:val="00770F4E"/>
    <w:rsid w:val="00772D1F"/>
    <w:rsid w:val="00787F29"/>
    <w:rsid w:val="00790221"/>
    <w:rsid w:val="007D22E0"/>
    <w:rsid w:val="007F3DDE"/>
    <w:rsid w:val="0080337E"/>
    <w:rsid w:val="008513D2"/>
    <w:rsid w:val="00855460"/>
    <w:rsid w:val="00896741"/>
    <w:rsid w:val="009235E5"/>
    <w:rsid w:val="009B11DB"/>
    <w:rsid w:val="00A205E3"/>
    <w:rsid w:val="00A23424"/>
    <w:rsid w:val="00A234BF"/>
    <w:rsid w:val="00A37869"/>
    <w:rsid w:val="00A402C2"/>
    <w:rsid w:val="00A43525"/>
    <w:rsid w:val="00A63148"/>
    <w:rsid w:val="00AB34C8"/>
    <w:rsid w:val="00AB6B4A"/>
    <w:rsid w:val="00B054FC"/>
    <w:rsid w:val="00B40D5A"/>
    <w:rsid w:val="00B707A7"/>
    <w:rsid w:val="00B74765"/>
    <w:rsid w:val="00B905F2"/>
    <w:rsid w:val="00BF7B41"/>
    <w:rsid w:val="00C0465E"/>
    <w:rsid w:val="00C13D7E"/>
    <w:rsid w:val="00C2408D"/>
    <w:rsid w:val="00C34A78"/>
    <w:rsid w:val="00CF59FD"/>
    <w:rsid w:val="00D312F4"/>
    <w:rsid w:val="00D66679"/>
    <w:rsid w:val="00D921DF"/>
    <w:rsid w:val="00D94667"/>
    <w:rsid w:val="00DD1182"/>
    <w:rsid w:val="00DF4681"/>
    <w:rsid w:val="00E03E15"/>
    <w:rsid w:val="00E220B1"/>
    <w:rsid w:val="00E27764"/>
    <w:rsid w:val="00E30D34"/>
    <w:rsid w:val="00E67906"/>
    <w:rsid w:val="00E919D7"/>
    <w:rsid w:val="00ED0EC5"/>
    <w:rsid w:val="00EE4821"/>
    <w:rsid w:val="00F16A2C"/>
    <w:rsid w:val="00F210C2"/>
    <w:rsid w:val="00F74256"/>
    <w:rsid w:val="00F938EE"/>
    <w:rsid w:val="00FA4F42"/>
    <w:rsid w:val="00FB1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482C9"/>
  <w15:chartTrackingRefBased/>
  <w15:docId w15:val="{6896F11D-D710-8C43-A189-A705E47DC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4D52DE"/>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4D52DE"/>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next w:val="Normal"/>
    <w:link w:val="Heading3Char"/>
    <w:uiPriority w:val="9"/>
    <w:unhideWhenUsed/>
    <w:qFormat/>
    <w:rsid w:val="004D52DE"/>
    <w:pPr>
      <w:spacing w:before="40" w:after="0"/>
      <w:ind w:left="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4D52DE"/>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rsid w:val="004D52DE"/>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4D52DE"/>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4D52DE"/>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4D52DE"/>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4D52DE"/>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2DE"/>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8513D2"/>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sid w:val="008513D2"/>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sid w:val="008513D2"/>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next w:val="Normal"/>
    <w:link w:val="TitleChar"/>
    <w:uiPriority w:val="2"/>
    <w:unhideWhenUsed/>
    <w:qFormat/>
    <w:rsid w:val="00790221"/>
    <w:pPr>
      <w:numPr>
        <w:numId w:val="2"/>
      </w:numPr>
      <w:pBdr>
        <w:left w:val="single" w:sz="48" w:space="10" w:color="000000" w:themeColor="text1"/>
      </w:pBdr>
      <w:spacing w:before="240" w:after="0"/>
      <w:contextualSpacing/>
      <w:outlineLvl w:val="0"/>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sid w:val="008513D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customStyle="1" w:styleId="H1">
    <w:name w:val="H1"/>
    <w:basedOn w:val="Normal"/>
    <w:next w:val="Normal"/>
    <w:autoRedefine/>
    <w:qFormat/>
    <w:rsid w:val="009235E5"/>
    <w:pPr>
      <w:numPr>
        <w:ilvl w:val="1"/>
        <w:numId w:val="25"/>
      </w:numPr>
      <w:outlineLvl w:val="1"/>
    </w:pPr>
    <w:rPr>
      <w:i/>
      <w:sz w:val="36"/>
    </w:rPr>
  </w:style>
  <w:style w:type="paragraph" w:customStyle="1" w:styleId="H2">
    <w:name w:val="H2"/>
    <w:basedOn w:val="Heading2"/>
    <w:next w:val="Normal"/>
    <w:qFormat/>
    <w:rsid w:val="009235E5"/>
    <w:pPr>
      <w:numPr>
        <w:ilvl w:val="2"/>
        <w:numId w:val="25"/>
      </w:numPr>
      <w:outlineLvl w:val="2"/>
    </w:pPr>
    <w:rPr>
      <w:sz w:val="32"/>
    </w:rPr>
  </w:style>
  <w:style w:type="paragraph" w:customStyle="1" w:styleId="H3">
    <w:name w:val="H3"/>
    <w:basedOn w:val="Normal"/>
    <w:next w:val="Normal"/>
    <w:qFormat/>
    <w:rsid w:val="009235E5"/>
    <w:pPr>
      <w:numPr>
        <w:ilvl w:val="3"/>
        <w:numId w:val="25"/>
      </w:numPr>
      <w:outlineLvl w:val="3"/>
    </w:pPr>
    <w:rPr>
      <w:sz w:val="28"/>
    </w:rPr>
  </w:style>
  <w:style w:type="paragraph" w:customStyle="1" w:styleId="H4">
    <w:name w:val="H4"/>
    <w:basedOn w:val="H3"/>
    <w:next w:val="Normal"/>
    <w:qFormat/>
    <w:rsid w:val="009235E5"/>
    <w:pPr>
      <w:numPr>
        <w:ilvl w:val="4"/>
      </w:numPr>
      <w:outlineLvl w:val="4"/>
    </w:pPr>
    <w:rPr>
      <w:i/>
      <w:sz w:val="24"/>
    </w:rPr>
  </w:style>
  <w:style w:type="paragraph" w:styleId="ListParagraph">
    <w:name w:val="List Paragraph"/>
    <w:basedOn w:val="Normal"/>
    <w:uiPriority w:val="34"/>
    <w:unhideWhenUsed/>
    <w:qFormat/>
    <w:rsid w:val="00751798"/>
    <w:pPr>
      <w:ind w:left="720"/>
      <w:contextualSpacing/>
    </w:pPr>
  </w:style>
  <w:style w:type="paragraph" w:customStyle="1" w:styleId="H0">
    <w:name w:val="H0"/>
    <w:basedOn w:val="Normal"/>
    <w:next w:val="Normal"/>
    <w:qFormat/>
    <w:rsid w:val="009235E5"/>
    <w:pPr>
      <w:numPr>
        <w:numId w:val="25"/>
      </w:numPr>
      <w:outlineLvl w:val="0"/>
    </w:pPr>
    <w:rPr>
      <w:sz w:val="54"/>
    </w:rPr>
  </w:style>
  <w:style w:type="paragraph" w:styleId="NoSpacing">
    <w:name w:val="No Spacing"/>
    <w:link w:val="NoSpacingChar"/>
    <w:uiPriority w:val="1"/>
    <w:qFormat/>
    <w:rsid w:val="00683C61"/>
    <w:pPr>
      <w:spacing w:after="0" w:line="240" w:lineRule="auto"/>
      <w:ind w:left="0"/>
    </w:pPr>
    <w:rPr>
      <w:rFonts w:eastAsiaTheme="minorEastAsia"/>
      <w:color w:val="auto"/>
      <w:lang w:eastAsia="zh-CN"/>
    </w:rPr>
  </w:style>
  <w:style w:type="character" w:customStyle="1" w:styleId="NoSpacingChar">
    <w:name w:val="No Spacing Char"/>
    <w:basedOn w:val="DefaultParagraphFont"/>
    <w:link w:val="NoSpacing"/>
    <w:uiPriority w:val="1"/>
    <w:rsid w:val="00683C61"/>
    <w:rPr>
      <w:rFonts w:eastAsiaTheme="minorEastAsia"/>
      <w:color w:val="auto"/>
      <w:lang w:eastAsia="zh-CN"/>
    </w:rPr>
  </w:style>
  <w:style w:type="paragraph" w:customStyle="1" w:styleId="H5">
    <w:name w:val="H5"/>
    <w:basedOn w:val="H4"/>
    <w:next w:val="Normal"/>
    <w:qFormat/>
    <w:rsid w:val="009235E5"/>
    <w:pPr>
      <w:numPr>
        <w:ilvl w:val="5"/>
      </w:numPr>
    </w:pPr>
    <w:rPr>
      <w:b/>
      <w:i w:val="0"/>
    </w:rPr>
  </w:style>
  <w:style w:type="numbering" w:customStyle="1" w:styleId="CurrentList1">
    <w:name w:val="Current List1"/>
    <w:uiPriority w:val="99"/>
    <w:rsid w:val="00683C61"/>
    <w:pPr>
      <w:numPr>
        <w:numId w:val="19"/>
      </w:numPr>
    </w:pPr>
  </w:style>
  <w:style w:type="numbering" w:customStyle="1" w:styleId="CurrentList2">
    <w:name w:val="Current List2"/>
    <w:uiPriority w:val="99"/>
    <w:rsid w:val="00683C61"/>
    <w:pPr>
      <w:numPr>
        <w:numId w:val="21"/>
      </w:numPr>
    </w:pPr>
  </w:style>
  <w:style w:type="numbering" w:customStyle="1" w:styleId="CurrentList3">
    <w:name w:val="Current List3"/>
    <w:uiPriority w:val="99"/>
    <w:rsid w:val="009235E5"/>
    <w:pPr>
      <w:numPr>
        <w:numId w:val="22"/>
      </w:numPr>
    </w:pPr>
  </w:style>
  <w:style w:type="numbering" w:customStyle="1" w:styleId="CurrentList4">
    <w:name w:val="Current List4"/>
    <w:uiPriority w:val="99"/>
    <w:rsid w:val="009235E5"/>
    <w:pPr>
      <w:numPr>
        <w:numId w:val="23"/>
      </w:numPr>
    </w:pPr>
  </w:style>
  <w:style w:type="numbering" w:customStyle="1" w:styleId="CurrentList5">
    <w:name w:val="Current List5"/>
    <w:uiPriority w:val="99"/>
    <w:rsid w:val="009235E5"/>
    <w:pPr>
      <w:numPr>
        <w:numId w:val="24"/>
      </w:numPr>
    </w:pPr>
  </w:style>
  <w:style w:type="paragraph" w:styleId="Revision">
    <w:name w:val="Revision"/>
    <w:hidden/>
    <w:uiPriority w:val="99"/>
    <w:semiHidden/>
    <w:rsid w:val="007D22E0"/>
    <w:pPr>
      <w:spacing w:after="0" w:line="240" w:lineRule="auto"/>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people" Target="people.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uangqi/Library/Mobile%20Documents/com~apple~CloudDocs/docs/templates/office/specification.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specification.dotx</Template>
  <TotalTime>114</TotalTime>
  <Pages>5</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&lt;Specification&gt;</vt:lpstr>
    </vt:vector>
  </TitlesOfParts>
  <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&lt;Specification&gt;</dc:title>
  <dc:subject/>
  <dc:creator>RyanHunter</dc:creator>
  <cp:keywords/>
  <dc:description/>
  <cp:lastModifiedBy>Hunter Ryan</cp:lastModifiedBy>
  <cp:revision>30</cp:revision>
  <dcterms:created xsi:type="dcterms:W3CDTF">2021-12-14T15:26:00Z</dcterms:created>
  <dcterms:modified xsi:type="dcterms:W3CDTF">2021-12-18T12:24:00Z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